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Academic Stressor Identification Using Explainable ML and USSQ</w:t>
      </w:r>
    </w:p>
    <w:p w:rsidR="00000000" w:rsidDel="00000000" w:rsidP="00000000" w:rsidRDefault="00000000" w:rsidRPr="00000000" w14:paraId="00000002">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Group Members - </w:t>
      </w:r>
    </w:p>
    <w:p w:rsidR="00000000" w:rsidDel="00000000" w:rsidP="00000000" w:rsidRDefault="00000000" w:rsidRPr="00000000" w14:paraId="00000004">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SHIFAT SHARIF - 21201213</w:t>
      </w:r>
    </w:p>
    <w:p w:rsidR="00000000" w:rsidDel="00000000" w:rsidP="00000000" w:rsidRDefault="00000000" w:rsidRPr="00000000" w14:paraId="00000005">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IFAZ </w:t>
      </w:r>
      <w:r w:rsidDel="00000000" w:rsidR="00000000" w:rsidRPr="00000000">
        <w:rPr>
          <w:rFonts w:ascii="Times New Roman" w:cs="Times New Roman" w:eastAsia="Times New Roman" w:hAnsi="Times New Roman"/>
          <w:sz w:val="36"/>
          <w:szCs w:val="36"/>
          <w:rtl w:val="0"/>
        </w:rPr>
        <w:t xml:space="preserve">AHANAF</w:t>
      </w:r>
      <w:r w:rsidDel="00000000" w:rsidR="00000000" w:rsidRPr="00000000">
        <w:rPr>
          <w:rFonts w:ascii="Times New Roman" w:cs="Times New Roman" w:eastAsia="Times New Roman" w:hAnsi="Times New Roman"/>
          <w:sz w:val="36"/>
          <w:szCs w:val="36"/>
          <w:rtl w:val="0"/>
        </w:rPr>
        <w:t xml:space="preserve"> ZAMAN - 20101047</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6"/>
          <w:szCs w:val="36"/>
          <w:rtl w:val="0"/>
        </w:rPr>
        <w:t xml:space="preserve">SHIUM AHMED SOWAD - 22101871</w:t>
      </w:r>
      <w:r w:rsidDel="00000000" w:rsidR="00000000" w:rsidRPr="00000000">
        <w:rPr>
          <w:rtl w:val="0"/>
        </w:rPr>
      </w:r>
    </w:p>
    <w:p w:rsidR="00000000" w:rsidDel="00000000" w:rsidP="00000000" w:rsidRDefault="00000000" w:rsidRPr="00000000" w14:paraId="00000007">
      <w:pPr>
        <w:pStyle w:val="Heading2"/>
        <w:rPr>
          <w:rFonts w:ascii="Times New Roman" w:cs="Times New Roman" w:eastAsia="Times New Roman" w:hAnsi="Times New Roman"/>
        </w:rPr>
      </w:pPr>
      <w:bookmarkStart w:colFirst="0" w:colLast="0" w:name="_jwuewkl5l6ci" w:id="0"/>
      <w:bookmarkEnd w:id="0"/>
      <w:r w:rsidDel="00000000" w:rsidR="00000000" w:rsidRPr="00000000">
        <w:rPr>
          <w:rtl w:val="0"/>
        </w:rPr>
      </w:r>
    </w:p>
    <w:p w:rsidR="00000000" w:rsidDel="00000000" w:rsidP="00000000" w:rsidRDefault="00000000" w:rsidRPr="00000000" w14:paraId="00000008">
      <w:pPr>
        <w:pStyle w:val="Heading2"/>
        <w:jc w:val="both"/>
        <w:rPr>
          <w:rFonts w:ascii="Times New Roman" w:cs="Times New Roman" w:eastAsia="Times New Roman" w:hAnsi="Times New Roman"/>
          <w:b w:val="1"/>
          <w:bCs w:val="1"/>
        </w:rPr>
      </w:pPr>
      <w:bookmarkStart w:colFirst="0" w:colLast="0" w:name="_dnddxnabcgm5" w:id="1"/>
      <w:bookmarkEnd w:id="1"/>
      <w:r w:rsidDel="00000000" w:rsidR="00000000" w:rsidRPr="00000000">
        <w:rPr>
          <w:rFonts w:ascii="Times New Roman" w:cs="Times New Roman" w:eastAsia="Times New Roman" w:hAnsi="Times New Roman"/>
          <w:b w:val="1"/>
          <w:bCs w:val="1"/>
          <w:rtl w:val="0"/>
        </w:rPr>
        <w:t xml:space="preserve">1. Problem Statement</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anxiety for workload, performance expectations, financial difficulties, and social pressures are considered one of the significant matters of concern among university students that heavily impact on mental well-being. Traditional questionnaire-based research can measure stress and look at correlations, but it doesn't develop a predictive framework to determine which specific stressors have the most effects on stress-related outcomes. </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while machine learning identifies complex patterns among many variables, highly predictive models are often difficult to interpret and we need a method that achieves both predictive performance and interpretability.The University Student Stressors Questionnaire (USSQ) validation dataset, which included 29 distinct academic-stressor items, demographic information, DASS-21 measures, and Ryff Psychological Well-Being measures from a sample of 4,925 university students, is a reasonable underlying dataset.</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suggests an explainable machine-learning method with the DASS-21 stress score as the goal and USSQ items as predictors where the most significant academic-stressor items and their wider dimensions will be found and ranked using explainable AI techniques, especially SHAP. Its objective is to identify predictive relationships rather than proving causal or clinical links.</w:t>
      </w: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jc w:val="both"/>
        <w:rPr>
          <w:rFonts w:ascii="Times New Roman" w:cs="Times New Roman" w:eastAsia="Times New Roman" w:hAnsi="Times New Roman"/>
          <w:b w:val="1"/>
          <w:bCs w:val="1"/>
        </w:rPr>
      </w:pPr>
      <w:bookmarkStart w:colFirst="0" w:colLast="0" w:name="_79muy22jtdnh" w:id="2"/>
      <w:bookmarkEnd w:id="2"/>
      <w:r w:rsidDel="00000000" w:rsidR="00000000" w:rsidRPr="00000000">
        <w:rPr>
          <w:rFonts w:ascii="Times New Roman" w:cs="Times New Roman" w:eastAsia="Times New Roman" w:hAnsi="Times New Roman"/>
          <w:b w:val="1"/>
          <w:bCs w:val="1"/>
          <w:rtl w:val="0"/>
        </w:rPr>
        <w:t xml:space="preserve">2. Project Objectives</w:t>
      </w:r>
      <w:ins w:author="Dibyo Fabian Dofadar" w:id="0" w:date="2026-08-11T09:47:14Z">
        <w:r w:rsidDel="00000000" w:rsidR="00000000" w:rsidRPr="00000000">
          <w:rPr>
            <w:rFonts w:ascii="Times New Roman" w:cs="Times New Roman" w:eastAsia="Times New Roman" w:hAnsi="Times New Roman"/>
            <w:b w:val="1"/>
            <w:bCs w:val="1"/>
            <w:rtl w:val="0"/>
          </w:rPr>
          <w:t xml:space="preserve"> (Reduce these to 3-4 objectives)</w:t>
        </w:r>
      </w:ins>
      <w:r w:rsidDel="00000000" w:rsidR="00000000" w:rsidRPr="00000000">
        <w:rPr>
          <w:rtl w:val="0"/>
        </w:rPr>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Examine data quality, demographics, USSQ item distributions, and correlations with DASS-21 and Ryff Psychological Well-Being measures by conducting exploratory data analysis and preprocessing of the USSQ validation dataset.</w:t>
      </w:r>
    </w:p>
    <w:p w:rsidR="00000000" w:rsidDel="00000000" w:rsidP="00000000" w:rsidRDefault="00000000" w:rsidRPr="00000000" w14:paraId="0000001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and assess machine-learning models that use the 29 USSQ academic-stressor items and pertinent demographic data to predict the DASS-21 stress score (DASS-S) while avoiding target leakage.</w:t>
      </w:r>
    </w:p>
    <w:p w:rsidR="00000000" w:rsidDel="00000000" w:rsidP="00000000" w:rsidRDefault="00000000" w:rsidRPr="00000000" w14:paraId="0000001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 explainable AI strategies, notably SHAP, to pinpoint and prioritise the USSQ components that most profoundly affect model predictions and evaluate their significance across the seven USSQ dimensions.</w:t>
      </w:r>
    </w:p>
    <w:p w:rsidR="00000000" w:rsidDel="00000000" w:rsidP="00000000" w:rsidRDefault="00000000" w:rsidRPr="00000000" w14:paraId="0000001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the strength and clarity of the results by cross-validation, juxtaposition of various machine-learning models, and, when suitable, subgroup analysis, while refraining from causative, diagnostic, or therapeutic conclusions.</w:t>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jc w:val="both"/>
        <w:rPr>
          <w:rFonts w:ascii="Times New Roman" w:cs="Times New Roman" w:eastAsia="Times New Roman" w:hAnsi="Times New Roman"/>
          <w:b w:val="1"/>
          <w:bCs w:val="1"/>
        </w:rPr>
      </w:pPr>
      <w:bookmarkStart w:colFirst="0" w:colLast="0" w:name="_xk9tcpi5bb1z" w:id="3"/>
      <w:bookmarkEnd w:id="3"/>
      <w:r w:rsidDel="00000000" w:rsidR="00000000" w:rsidRPr="00000000">
        <w:rPr>
          <w:rFonts w:ascii="Times New Roman" w:cs="Times New Roman" w:eastAsia="Times New Roman" w:hAnsi="Times New Roman"/>
          <w:b w:val="1"/>
          <w:bCs w:val="1"/>
          <w:rtl w:val="0"/>
        </w:rPr>
        <w:t xml:space="preserve">3. Full Literature Review</w:t>
      </w:r>
      <w:ins w:author="Dibyo Fabian Dofadar" w:id="1" w:date="2026-08-11T09:48:39Z">
        <w:r w:rsidDel="00000000" w:rsidR="00000000" w:rsidRPr="00000000">
          <w:rPr>
            <w:rFonts w:ascii="Times New Roman" w:cs="Times New Roman" w:eastAsia="Times New Roman" w:hAnsi="Times New Roman"/>
            <w:b w:val="1"/>
            <w:bCs w:val="1"/>
            <w:rtl w:val="0"/>
          </w:rPr>
          <w:t xml:space="preserve"> (Add limitations for each paper and write numeric numbers for model performance)</w:t>
        </w:r>
      </w:ins>
      <w:r w:rsidDel="00000000" w:rsidR="00000000" w:rsidRPr="00000000">
        <w:rPr>
          <w:rtl w:val="0"/>
        </w:rPr>
      </w:r>
    </w:p>
    <w:p w:rsidR="00000000" w:rsidDel="00000000" w:rsidP="00000000" w:rsidRDefault="00000000" w:rsidRPr="00000000" w14:paraId="00000019">
      <w:pPr>
        <w:pStyle w:val="Heading3"/>
        <w:jc w:val="both"/>
        <w:rPr>
          <w:rFonts w:ascii="Times New Roman" w:cs="Times New Roman" w:eastAsia="Times New Roman" w:hAnsi="Times New Roman"/>
          <w:color w:val="000000"/>
        </w:rPr>
      </w:pPr>
      <w:bookmarkStart w:colFirst="0" w:colLast="0" w:name="_tc1qjjdn5vui" w:id="4"/>
      <w:bookmarkEnd w:id="4"/>
      <w:r w:rsidDel="00000000" w:rsidR="00000000" w:rsidRPr="00000000">
        <w:rPr>
          <w:rFonts w:ascii="Times New Roman" w:cs="Times New Roman" w:eastAsia="Times New Roman" w:hAnsi="Times New Roman"/>
          <w:color w:val="000000"/>
          <w:rtl w:val="0"/>
        </w:rPr>
        <w:t xml:space="preserve">Member 1: Ifaz </w:t>
      </w:r>
      <w:r w:rsidDel="00000000" w:rsidR="00000000" w:rsidRPr="00000000">
        <w:rPr>
          <w:rFonts w:ascii="Times New Roman" w:cs="Times New Roman" w:eastAsia="Times New Roman" w:hAnsi="Times New Roman"/>
          <w:color w:val="000000"/>
          <w:rtl w:val="0"/>
        </w:rPr>
        <w:t xml:space="preserve">Ahanaf</w:t>
      </w:r>
      <w:r w:rsidDel="00000000" w:rsidR="00000000" w:rsidRPr="00000000">
        <w:rPr>
          <w:rFonts w:ascii="Times New Roman" w:cs="Times New Roman" w:eastAsia="Times New Roman" w:hAnsi="Times New Roman"/>
          <w:color w:val="000000"/>
          <w:rtl w:val="0"/>
        </w:rPr>
        <w:t xml:space="preserve"> Zaman - Papers 1–3</w:t>
      </w:r>
    </w:p>
    <w:p w:rsidR="00000000" w:rsidDel="00000000" w:rsidP="00000000" w:rsidRDefault="00000000" w:rsidRPr="00000000" w14:paraId="0000001A">
      <w:pPr>
        <w:pStyle w:val="Heading4"/>
        <w:jc w:val="both"/>
        <w:rPr>
          <w:rFonts w:ascii="Times New Roman" w:cs="Times New Roman" w:eastAsia="Times New Roman" w:hAnsi="Times New Roman"/>
          <w:color w:val="000000"/>
        </w:rPr>
      </w:pPr>
      <w:bookmarkStart w:colFirst="0" w:colLast="0" w:name="_1uqsto6r7h41" w:id="5"/>
      <w:bookmarkEnd w:id="5"/>
      <w:r w:rsidDel="00000000" w:rsidR="00000000" w:rsidRPr="00000000">
        <w:rPr>
          <w:rFonts w:ascii="Times New Roman" w:cs="Times New Roman" w:eastAsia="Times New Roman" w:hAnsi="Times New Roman"/>
          <w:color w:val="000000"/>
          <w:rtl w:val="0"/>
        </w:rPr>
        <w:t xml:space="preserve">Paper 1: An Explainable Machine Learning Framework for Academic Stress Classification Among University Students</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two datasets from university students, Omarbekova et al. (2026) created an explainable machine learning framework for academic stress classification. Using 10-times repeated stratified 5-fold cross-validation and treeSHAP for feature attribution, five models- Logistic Regression, Random Forest, Gradient Boosting, SVM, and MLP- were assessed. With an accuracy of 0.8909, F1-score of 0.8907, and log loss of 0.2057, Random Forest had the best overall classification performance on Dataset 2, while Logistic Regression had the greatest AUC-ROC of 0.9853. The study shows how useful it is to combine statistical testing, explainability, and comparative machine learning evaluation. Contextual generalisability is its primary drawback; both datasets were gathered in particular institutional and geographic contexts, therefore the authors prioritise external validation on separate datasets. Because it directly supports the suggested application of SHAP for identifying significant academic-stress characteristics, the article is extremely pertinent.</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4"/>
        <w:jc w:val="both"/>
        <w:rPr>
          <w:rFonts w:ascii="Times New Roman" w:cs="Times New Roman" w:eastAsia="Times New Roman" w:hAnsi="Times New Roman"/>
          <w:color w:val="000000"/>
        </w:rPr>
      </w:pPr>
      <w:bookmarkStart w:colFirst="0" w:colLast="0" w:name="_xg9wxk5wt3ig" w:id="6"/>
      <w:bookmarkEnd w:id="6"/>
      <w:r w:rsidDel="00000000" w:rsidR="00000000" w:rsidRPr="00000000">
        <w:rPr>
          <w:rFonts w:ascii="Times New Roman" w:cs="Times New Roman" w:eastAsia="Times New Roman" w:hAnsi="Times New Roman"/>
          <w:color w:val="000000"/>
          <w:rtl w:val="0"/>
        </w:rPr>
        <w:t xml:space="preserve">Paper 2: An Explainable Machine Learning Framework for Analyzing and Predicting Mental Health Problems Among University Students</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Yasmin et al. (2026) assessed eight machine learning models for stress, anxiety, and depression in 424 Bangladeshi university students. The research employed cross-validation, Boruta feature selection, multiple train-test splits, and SHAP/LIME explanations. SVM outperformed the other models in terms of stress prediction, with cross-validation accuracies of 0.6765, 0.6816, and 0.6785 under 10-, 20-, and 30-fold validation, respectively, along with an F1-score of 0.6883 and an AUC of 0.7238. Misbehaviour (0.622), memory loss symptoms (0.456), and waking up from nightmares (0.314) were the most SHAP contributions for stress. The authors emphasise that rather than being direct risk factors, these feature contributions represent model behaviour. Purposive self-selection, a cross-sectional design, a high-symptom sample, and data collection during the July 2024 unrest in Bangladesh are some of the limitations. The study firmly advocates for cautious, explicable machine learning analysis of student stress.</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4"/>
        <w:jc w:val="both"/>
        <w:rPr>
          <w:rFonts w:ascii="Times New Roman" w:cs="Times New Roman" w:eastAsia="Times New Roman" w:hAnsi="Times New Roman"/>
          <w:color w:val="000000"/>
        </w:rPr>
      </w:pPr>
      <w:bookmarkStart w:colFirst="0" w:colLast="0" w:name="_apncby6ui4wf" w:id="7"/>
      <w:bookmarkEnd w:id="7"/>
      <w:r w:rsidDel="00000000" w:rsidR="00000000" w:rsidRPr="00000000">
        <w:rPr>
          <w:rFonts w:ascii="Times New Roman" w:cs="Times New Roman" w:eastAsia="Times New Roman" w:hAnsi="Times New Roman"/>
          <w:color w:val="000000"/>
          <w:rtl w:val="0"/>
        </w:rPr>
        <w:t xml:space="preserve">Paper 3: Prevalence, Associated Factors, and Machine Learning-Based Prediction of Depression, Anxiety, and Stress Among University Students: A Cross-Sectional Study</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Hasan et al. (2025) used the DASS-21 with a number of machine learning algorithms, including KNN, Random Forest, Gradient Boosting, XGBoost, CatBoost, Logistic Regression, and SVM, to examine depression, anxiety, and stress in 1,697 college students. With accuracy of 0.6706, precision of 0.6454, F1-score of 0.5777, and log loss of 0.6284, CatBoost demonstrated the greatest documented performance for stress prediction. The study also looked at relationships between behavioural, health, and demographic factors. Its findings show that model comparison is helpful when predictive performance differs between algorithms and that ML can be applied to DASS-based student stress outcomes. However, the study's limited generalisability stems from its cross-sectional design, self-reported data, and student recruitment from two public universities in Bangladesh. Additionally, the predictors go beyond USSQ's academic-stressor aspects. Therefore, by concentrating on 29 proven academic-stressor factors, the suggested approach goes farther in this direction.</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jc w:val="both"/>
        <w:rPr>
          <w:rFonts w:ascii="Times New Roman" w:cs="Times New Roman" w:eastAsia="Times New Roman" w:hAnsi="Times New Roman"/>
          <w:color w:val="000000"/>
        </w:rPr>
      </w:pPr>
      <w:bookmarkStart w:colFirst="0" w:colLast="0" w:name="_q0vea7o7n1yd" w:id="8"/>
      <w:bookmarkEnd w:id="8"/>
      <w:r w:rsidDel="00000000" w:rsidR="00000000" w:rsidRPr="00000000">
        <w:rPr>
          <w:rFonts w:ascii="Times New Roman" w:cs="Times New Roman" w:eastAsia="Times New Roman" w:hAnsi="Times New Roman"/>
          <w:color w:val="000000"/>
          <w:rtl w:val="0"/>
        </w:rPr>
        <w:t xml:space="preserve">Member 2: Shimu Ahmed Sowad - Papers 4–6</w:t>
      </w:r>
    </w:p>
    <w:p w:rsidR="00000000" w:rsidDel="00000000" w:rsidP="00000000" w:rsidRDefault="00000000" w:rsidRPr="00000000" w14:paraId="00000027">
      <w:pPr>
        <w:pStyle w:val="Heading4"/>
        <w:jc w:val="both"/>
        <w:rPr>
          <w:rFonts w:ascii="Times New Roman" w:cs="Times New Roman" w:eastAsia="Times New Roman" w:hAnsi="Times New Roman"/>
          <w:color w:val="000000"/>
        </w:rPr>
      </w:pPr>
      <w:bookmarkStart w:colFirst="0" w:colLast="0" w:name="_irtb91rzmzq0" w:id="9"/>
      <w:bookmarkEnd w:id="9"/>
      <w:r w:rsidDel="00000000" w:rsidR="00000000" w:rsidRPr="00000000">
        <w:rPr>
          <w:rFonts w:ascii="Times New Roman" w:cs="Times New Roman" w:eastAsia="Times New Roman" w:hAnsi="Times New Roman"/>
          <w:color w:val="000000"/>
          <w:rtl w:val="0"/>
        </w:rPr>
        <w:t xml:space="preserve">Paper 4: Academic-Related Stressors Predict Depressive Symptoms in Graduate Students: A Machine Learning Study</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172 graduate students in Brazil, Bastos et al. (2025) investigated whether academic pressures could predict depressive symptoms. In addition to rating ten academic pressures, participants filled out the PHQ-9. Five-fold cross-validation was used to assess a support vector regression model that was not sensitive to epsilon. The model obtained r = 0.51, R² = 0.26, and NMSE = 0.79, with p = 0.001 for all reported significance tests. Fear and worry over academic achievement, financial troubles, academic progress and plans, and academic deadlines were the stressors that contributed the most. Because it makes direct use of academic stressors as predictors, this is one of the conceptual studies that is most similar to the proposed study. Nevertheless, the sample was tiny, restricted to graduate students, and gathered during the COVID-19 pandemic. Only ten stressors were evaluated, and the result was depressed symptoms rather than DASS stress. Using DASS-S and 29 validated stressor items, the USSQ project expands the methodology.</w:t>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4"/>
        <w:jc w:val="both"/>
        <w:rPr>
          <w:rFonts w:ascii="Times New Roman" w:cs="Times New Roman" w:eastAsia="Times New Roman" w:hAnsi="Times New Roman"/>
          <w:color w:val="000000"/>
        </w:rPr>
      </w:pPr>
      <w:bookmarkStart w:colFirst="0" w:colLast="0" w:name="_ggw1ql3zw427" w:id="10"/>
      <w:bookmarkEnd w:id="10"/>
      <w:r w:rsidDel="00000000" w:rsidR="00000000" w:rsidRPr="00000000">
        <w:rPr>
          <w:rFonts w:ascii="Times New Roman" w:cs="Times New Roman" w:eastAsia="Times New Roman" w:hAnsi="Times New Roman"/>
          <w:color w:val="000000"/>
          <w:rtl w:val="0"/>
        </w:rPr>
        <w:t xml:space="preserve">Paper 5: A Machine Learning Approach to Explore Perceived Stress in College Students Post COVID-19 Pandemic</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and Tong (2025) used the 10-item Perceived Stress Scale to examine perceived stress in 291 Chinese university students. Six ML prediction models were utilised after LASSO regression for feature selection, and SHAP was used for interpretation. With an AUC of 0.788, XGBoost had the best overall performance. Significant felt stress was found to be significantly predicted by catch-up, gender, health, sleeplessness, and academic pressure. The paper offers a practical methodological pipeline that integrates explainability, model comparison, and feature selection. However, the study uses the PSS-10 instead of a multidimensional academic-stressor instrument, and the sample is geographically limited and somewhat small. Additionally, instead of 29 item-level academic stressors, its predictors incorporate demographic, health, and academic traits. These restrictions allow for a more focused study utilising the USSQ, where each academic stressor can be mapped to the seven dimensions of the instrument and ranked using SHAP. </w:t>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4"/>
        <w:jc w:val="both"/>
        <w:rPr>
          <w:rFonts w:ascii="Times New Roman" w:cs="Times New Roman" w:eastAsia="Times New Roman" w:hAnsi="Times New Roman"/>
          <w:color w:val="000000"/>
        </w:rPr>
      </w:pPr>
      <w:bookmarkStart w:colFirst="0" w:colLast="0" w:name="_u9t1zp4cop4t" w:id="11"/>
      <w:bookmarkEnd w:id="11"/>
      <w:r w:rsidDel="00000000" w:rsidR="00000000" w:rsidRPr="00000000">
        <w:rPr>
          <w:rFonts w:ascii="Times New Roman" w:cs="Times New Roman" w:eastAsia="Times New Roman" w:hAnsi="Times New Roman"/>
          <w:color w:val="000000"/>
          <w:rtl w:val="0"/>
        </w:rPr>
        <w:t xml:space="preserve">Paper 6: An Examination of Mental Stress in College Students: Utilizing Intelligent Perception Data and the Mental Stress Scale</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intelligent-perception method for evaluating mental stress in college students was proposed by Liao et al. (2024) using characteristics of sleep, exercise, social contact, and surroundings. Random Forest, XGBoost, and SVM were utilised with eleven chosen features, and SHAP was employed for interpretation. With precision = 0.802, recall = 0.789, F1 = 0.795, and accuracy = 0.708, XGBoost achieved the best reported performance using ten-fold cross-validation with ADASYN to solve class imbalance. The study shows how SHAP might improve the interpretability of student-stress models. Its stress representation is more limited than that of the multidimensional USSQ, and it depends on sensor-derived behavioural and environmental data instead of a validated academic-stressor questionnaire. As a result, the study offers more methodological backing for the suggested proposal than direct conceptual proof. For the USSQ analysis's later explainability stage, its use of SHAP and model comparison is especially helpful.</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jc w:val="both"/>
        <w:rPr>
          <w:rFonts w:ascii="Times New Roman" w:cs="Times New Roman" w:eastAsia="Times New Roman" w:hAnsi="Times New Roman"/>
          <w:color w:val="000000"/>
        </w:rPr>
      </w:pPr>
      <w:bookmarkStart w:colFirst="0" w:colLast="0" w:name="_9j6bkz3rt248" w:id="12"/>
      <w:bookmarkEnd w:id="12"/>
      <w:r w:rsidDel="00000000" w:rsidR="00000000" w:rsidRPr="00000000">
        <w:rPr>
          <w:rFonts w:ascii="Times New Roman" w:cs="Times New Roman" w:eastAsia="Times New Roman" w:hAnsi="Times New Roman"/>
          <w:color w:val="000000"/>
          <w:rtl w:val="0"/>
        </w:rPr>
        <w:t xml:space="preserve">Member 3: Shifat Sharif - Papers 7–9</w:t>
      </w:r>
    </w:p>
    <w:p w:rsidR="00000000" w:rsidDel="00000000" w:rsidP="00000000" w:rsidRDefault="00000000" w:rsidRPr="00000000" w14:paraId="00000034">
      <w:pPr>
        <w:pStyle w:val="Heading4"/>
        <w:jc w:val="both"/>
        <w:rPr>
          <w:rFonts w:ascii="Times New Roman" w:cs="Times New Roman" w:eastAsia="Times New Roman" w:hAnsi="Times New Roman"/>
          <w:color w:val="000000"/>
        </w:rPr>
      </w:pPr>
      <w:bookmarkStart w:colFirst="0" w:colLast="0" w:name="_nyk8gjix7u71" w:id="13"/>
      <w:bookmarkEnd w:id="13"/>
      <w:r w:rsidDel="00000000" w:rsidR="00000000" w:rsidRPr="00000000">
        <w:rPr>
          <w:rFonts w:ascii="Times New Roman" w:cs="Times New Roman" w:eastAsia="Times New Roman" w:hAnsi="Times New Roman"/>
          <w:color w:val="000000"/>
          <w:rtl w:val="0"/>
        </w:rPr>
        <w:t xml:space="preserve">Paper 7: Comprehensive Analysis of Stress Factors Affecting Students: A Machine Learning Approach</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Filippis and Al Foysal (2024) used psychological, physiological, environmental, academic, and social variables to examine stress factors in 1,100 students. Five-fold cross-validation and feature-importance analysis were conducted using Random Forest. 0.88 ± 0.032 was the stated average cross-validation accuracy. Bullying was found to be the biggest effect (0.4707 ± 0.0136), followed by extracurricular activities (0.1939 ± 0.0075), peer pressure (0.1952 ± 0.0097), and social support (0.2248 ± 0.0095). The study is noteworthy since it precisely ranks important stress elements and goes beyond simple stress classification. Nevertheless, the study is cross-sectional, the dataset is not a validated academic-stressor instrument, and the authors point up limits in self-reported measurement and generalisability. Additionally, the model does not offer the same item-level psychometric framework as the USSQ. The suggested project uses a validated 29-item academic-stressor questionnaire and expands on the feature-ranking concept.</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4"/>
        <w:jc w:val="both"/>
        <w:rPr>
          <w:rFonts w:ascii="Times New Roman" w:cs="Times New Roman" w:eastAsia="Times New Roman" w:hAnsi="Times New Roman"/>
          <w:color w:val="000000"/>
        </w:rPr>
      </w:pPr>
      <w:bookmarkStart w:colFirst="0" w:colLast="0" w:name="_6l2aeqbjxxl6" w:id="14"/>
      <w:bookmarkEnd w:id="14"/>
      <w:r w:rsidDel="00000000" w:rsidR="00000000" w:rsidRPr="00000000">
        <w:rPr>
          <w:rFonts w:ascii="Times New Roman" w:cs="Times New Roman" w:eastAsia="Times New Roman" w:hAnsi="Times New Roman"/>
          <w:color w:val="000000"/>
          <w:rtl w:val="0"/>
        </w:rPr>
        <w:t xml:space="preserve">Paper 8: Predicting the Stress Level of Students Using Supervised Machine Learning and Artificial Neural Network (ANN)</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Arya, Anju, and Ramli (2024) investigated the causes of stress among students at Nepal's Tribhuvan University Dharan. A wide range of supervised and deep learning algorithms, such as SVM, Random Forest, Gradient Boosting, AdaBoost, CatBoost, LightGBM, ExtraTrees, XGBoost, Logistic Regression, KNN, Naive Bayes, Decision Tree, MLP, and ANN, were compared in the study. While SVM had the lowest reported test performance at 85.45%, Naive Bayes achieved 90%; the authors also observed better accuracy following hyperparameter adjustment. The most stressful scenario was found to be during the academic semester. The study shows how important it is to benchmark a variety of algorithms before choosing a model. However, the paper is built on a particular academic context, which limits generalisability, and it places less emphasis on explainability than the proposed initiative. Additionally, it lacks the USSQ's validated multidimensional stressor structure. The justification for comparing several baseline algorithms and subsequently fine-tuning them is thus its greatest addition to the suggested study.</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4"/>
        <w:jc w:val="both"/>
        <w:rPr>
          <w:rFonts w:ascii="Times New Roman" w:cs="Times New Roman" w:eastAsia="Times New Roman" w:hAnsi="Times New Roman"/>
          <w:color w:val="000000"/>
        </w:rPr>
      </w:pPr>
      <w:bookmarkStart w:colFirst="0" w:colLast="0" w:name="_fs6enggjv771" w:id="15"/>
      <w:bookmarkEnd w:id="15"/>
      <w:r w:rsidDel="00000000" w:rsidR="00000000" w:rsidRPr="00000000">
        <w:rPr>
          <w:rFonts w:ascii="Times New Roman" w:cs="Times New Roman" w:eastAsia="Times New Roman" w:hAnsi="Times New Roman"/>
          <w:color w:val="000000"/>
          <w:rtl w:val="0"/>
        </w:rPr>
        <w:t xml:space="preserve">Paper 9: Analyzing Perceived Psychological and Social Stress of University Students: A Machine Learning Approach</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Ratul et al. (2023) used survey data from 444 university students to create machine learning models for predicting social and psychological stress. Decision trees, random forests, logistic regression, KNN, gradient boosting, AdaBoost, XGBoost, and MLP were all assessed in the study. For feature reduction, PCA and chi-squared testing were employed; for optimisation, Grid Search Cross-Validation and Genetic Algorithms were employed. The best model obtained about 80.5% accuracy, 1.000 precision, 0.890 F1-score, and 0.826 recall in the reported feature-reduced experiment. For the purpose of predicting university stress, the study offers a comprehensive example of preprocessing, feature selection, model comparison, and validation. The publication in 2023 makes it older than the recommended post-2023 literature, which is the primary constraint for this endeavour. Additionally, it does not specifically concentrate on a validated academic-stressor instrument or SHAP-based item interpretation; instead, it depends on survey data. However, it offers a practical basic machine learning pipeline.</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jc w:val="both"/>
        <w:rPr>
          <w:rFonts w:ascii="Times New Roman" w:cs="Times New Roman" w:eastAsia="Times New Roman" w:hAnsi="Times New Roman"/>
        </w:rPr>
      </w:pPr>
      <w:bookmarkStart w:colFirst="0" w:colLast="0" w:name="_x9ywb46b3idv" w:id="16"/>
      <w:bookmarkEnd w:id="16"/>
      <w:r w:rsidDel="00000000" w:rsidR="00000000" w:rsidRPr="00000000">
        <w:rPr>
          <w:rFonts w:ascii="Times New Roman" w:cs="Times New Roman" w:eastAsia="Times New Roman" w:hAnsi="Times New Roman"/>
          <w:rtl w:val="0"/>
        </w:rPr>
        <w:t xml:space="preserve">3.1 Literature Review Synthesis and Research Gap</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research that has been analysed, machine learning is increasingly being used to predict stress, anxiety, and depression in college students. A number of algorithms have shown promise in mimicking complex interactions, such as Random Forest, XGBoost, SVM, and CatBoost. Recent research also highlights explainable AI techniques like SHAP and LIME as a way to find important variables and generate forecasts that are easy to understand.</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still, a significant difference remains. Most of the research that have been reviewed use general stress scales, psychological-health datasets, behavioural variables, or small groups of specifically identified stressors. Bastos et al.'s study demonstrates that particular academic demands can predict psychological impacts, even if it only uses ten stressors and focuses on sad symptoms.</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project fills this gap by using the validated 29-item USSQ as the primary source of academic-stressor features and the DASS-21 stress score as an external endpoint. The USSQ items with the highest predictive value will be identified via explainable machine learning, particularly SHAP. This combines proven academic-stressor assessment, predictive modelling, and interpretable feature attribution. The objective is to identify predicted correlations between academic expectations and stress-related outcomes rather than claiming causation.</w:t>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Style w:val="Heading2"/>
        <w:jc w:val="both"/>
        <w:rPr>
          <w:rFonts w:ascii="Times New Roman" w:cs="Times New Roman" w:eastAsia="Times New Roman" w:hAnsi="Times New Roman"/>
        </w:rPr>
      </w:pPr>
      <w:bookmarkStart w:colFirst="0" w:colLast="0" w:name="_kk7216y89loz" w:id="17"/>
      <w:bookmarkEnd w:id="17"/>
      <w:r w:rsidDel="00000000" w:rsidR="00000000" w:rsidRPr="00000000">
        <w:rPr>
          <w:rFonts w:ascii="Times New Roman" w:cs="Times New Roman" w:eastAsia="Times New Roman" w:hAnsi="Times New Roman"/>
          <w:rtl w:val="0"/>
        </w:rPr>
        <w:t xml:space="preserve">4.1 Dataset Identified</w:t>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University Student Stressors Questionnaire (USSQ): Validation Dataset</w:t>
      </w:r>
    </w:p>
    <w:p w:rsidR="00000000" w:rsidDel="00000000" w:rsidP="00000000" w:rsidRDefault="00000000" w:rsidRPr="00000000" w14:paraId="0000004A">
      <w:pPr>
        <w:jc w:val="both"/>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rtl w:val="0"/>
        </w:rPr>
        <w:t xml:space="preserve">Source: </w:t>
      </w:r>
      <w:hyperlink r:id="rId7">
        <w:r w:rsidDel="00000000" w:rsidR="00000000" w:rsidRPr="00000000">
          <w:rPr>
            <w:rFonts w:ascii="Times New Roman" w:cs="Times New Roman" w:eastAsia="Times New Roman" w:hAnsi="Times New Roman"/>
            <w:color w:val="1155cc"/>
            <w:u w:val="single"/>
            <w:rtl w:val="0"/>
          </w:rPr>
          <w:t xml:space="preserve">https://zenodo.org/records/20529873</w:t>
        </w:r>
      </w:hyperlink>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 CSV file (evapsi_data.csv)</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Description:</w:t>
        <w:br w:type="textWrapping"/>
        <w:t xml:space="preserve">This dataset contains anonymized responses from a Spanish university student sample used to validate the USSQ, a 29-item measure of academic stress. It includes the 29 USSQ items, demographic data (sex, gender, age, academic level, faculty), and scores from two external validation scales: the DASS-21 (measuring depression, anxiety, and stress) and the Ryff Psychological Well-Being Scale. With 4,921 participants, this dataset is well-suited for your project's goal of using explainable machine learning to identify key academic stressors and their link to mental health outcomes.</w:t>
      </w:r>
    </w:p>
    <w:p w:rsidR="00000000" w:rsidDel="00000000" w:rsidP="00000000" w:rsidRDefault="00000000" w:rsidRPr="00000000" w14:paraId="0000004D">
      <w:pPr>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pStyle w:val="Heading2"/>
        <w:jc w:val="both"/>
        <w:rPr>
          <w:rFonts w:ascii="Times New Roman" w:cs="Times New Roman" w:eastAsia="Times New Roman" w:hAnsi="Times New Roman"/>
        </w:rPr>
      </w:pPr>
      <w:bookmarkStart w:colFirst="0" w:colLast="0" w:name="_t1utata9eb6h" w:id="18"/>
      <w:bookmarkEnd w:id="18"/>
      <w:r w:rsidDel="00000000" w:rsidR="00000000" w:rsidRPr="00000000">
        <w:rPr>
          <w:rFonts w:ascii="Times New Roman" w:cs="Times New Roman" w:eastAsia="Times New Roman" w:hAnsi="Times New Roman"/>
          <w:rtl w:val="0"/>
        </w:rPr>
        <w:t xml:space="preserve">5.1 Reference</w:t>
      </w: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Arya, S., Anju, A., &amp; Ramli, N. A. (2024). Predicting the stress level of students using Supervised Machine Learning and Artificial Neural Network (ANN). </w:t>
      </w:r>
      <w:r w:rsidDel="00000000" w:rsidR="00000000" w:rsidRPr="00000000">
        <w:rPr>
          <w:rFonts w:ascii="Times New Roman" w:cs="Times New Roman" w:eastAsia="Times New Roman" w:hAnsi="Times New Roman"/>
          <w:i w:val="1"/>
          <w:iCs w:val="1"/>
          <w:sz w:val="24"/>
          <w:szCs w:val="24"/>
          <w:rtl w:val="0"/>
        </w:rPr>
        <w:t xml:space="preserve">Indian Journal of Engineering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(56), 1–24. </w:t>
      </w:r>
      <w:hyperlink r:id="rId8">
        <w:r w:rsidDel="00000000" w:rsidR="00000000" w:rsidRPr="00000000">
          <w:rPr>
            <w:rFonts w:ascii="Times New Roman" w:cs="Times New Roman" w:eastAsia="Times New Roman" w:hAnsi="Times New Roman"/>
            <w:color w:val="1155cc"/>
            <w:sz w:val="24"/>
            <w:szCs w:val="24"/>
            <w:u w:val="single"/>
            <w:rtl w:val="0"/>
          </w:rPr>
          <w:t xml:space="preserve">https://doi.org/10.54905/disssi.v21i55.e9ije1684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Berlian, G., Ardi, Z., Putra, A. H., &amp; Firdaus, A. (2026). Academic Stress among University Students in Digital-Based Learning: The Roles of Social Support, Academic Self-Efficacy, and Subjective Well-Being. </w:t>
      </w:r>
      <w:r w:rsidDel="00000000" w:rsidR="00000000" w:rsidRPr="00000000">
        <w:rPr>
          <w:rFonts w:ascii="Times New Roman" w:cs="Times New Roman" w:eastAsia="Times New Roman" w:hAnsi="Times New Roman"/>
          <w:i w:val="1"/>
          <w:iCs w:val="1"/>
          <w:sz w:val="24"/>
          <w:szCs w:val="24"/>
          <w:rtl w:val="0"/>
        </w:rPr>
        <w:t xml:space="preserve">Al Musyrif Jurnal Bimbingan Dan Konseling Islam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(1), 93–113. </w:t>
      </w:r>
      <w:hyperlink r:id="rId9">
        <w:r w:rsidDel="00000000" w:rsidR="00000000" w:rsidRPr="00000000">
          <w:rPr>
            <w:rFonts w:ascii="Times New Roman" w:cs="Times New Roman" w:eastAsia="Times New Roman" w:hAnsi="Times New Roman"/>
            <w:color w:val="1155cc"/>
            <w:sz w:val="24"/>
            <w:szCs w:val="24"/>
            <w:u w:val="single"/>
            <w:rtl w:val="0"/>
          </w:rPr>
          <w:t xml:space="preserve">https://doi.org/10.38073/almusyrif.v9i1.4633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Deani, K. R. F., Afgani, A., &amp; Mutiara, D. (2026, August 7). </w:t>
      </w:r>
      <w:r w:rsidDel="00000000" w:rsidR="00000000" w:rsidRPr="00000000">
        <w:rPr>
          <w:rFonts w:ascii="Times New Roman" w:cs="Times New Roman" w:eastAsia="Times New Roman" w:hAnsi="Times New Roman"/>
          <w:i w:val="1"/>
          <w:iCs w:val="1"/>
          <w:sz w:val="24"/>
          <w:szCs w:val="24"/>
          <w:rtl w:val="0"/>
        </w:rPr>
        <w:t xml:space="preserve">The relationship between sleep quality with fat mass and BMI among students of Medicine Faculty UNJANI</w:t>
      </w:r>
      <w:r w:rsidDel="00000000" w:rsidR="00000000" w:rsidRPr="00000000">
        <w:rPr>
          <w:rFonts w:ascii="Times New Roman" w:cs="Times New Roman" w:eastAsia="Times New Roman" w:hAnsi="Times New Roman"/>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https://ejournal.seaninstitute.or.id/index.php/healt/article/view/8977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Garcia-Ceja, E., Alvarado-Uribe, J., Escamilla-Ambrosio, P. J., Lara, A., Mena-Martinez, A., Gallegos-Garcia, G., Gonzalez-Mendoza, M., Monroy, R., Luna, G. M., &amp; Fernández-Cárdenas, J. M. (2026). A Dataset of University Students’ Stress and Anxiety Levels based on Questionnaires and Wearable Sensors. </w:t>
      </w:r>
      <w:r w:rsidDel="00000000" w:rsidR="00000000" w:rsidRPr="00000000">
        <w:rPr>
          <w:rFonts w:ascii="Times New Roman" w:cs="Times New Roman" w:eastAsia="Times New Roman" w:hAnsi="Times New Roman"/>
          <w:i w:val="1"/>
          <w:iCs w:val="1"/>
          <w:sz w:val="24"/>
          <w:szCs w:val="24"/>
          <w:rtl w:val="0"/>
        </w:rPr>
        <w:t xml:space="preserve">Scientific Data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(1). </w:t>
      </w:r>
      <w:hyperlink r:id="rId11">
        <w:r w:rsidDel="00000000" w:rsidR="00000000" w:rsidRPr="00000000">
          <w:rPr>
            <w:rFonts w:ascii="Times New Roman" w:cs="Times New Roman" w:eastAsia="Times New Roman" w:hAnsi="Times New Roman"/>
            <w:color w:val="1155cc"/>
            <w:sz w:val="24"/>
            <w:szCs w:val="24"/>
            <w:u w:val="single"/>
            <w:rtl w:val="0"/>
          </w:rPr>
          <w:t xml:space="preserve">https://doi.org/10.1038/s41597-026-07085-7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Omarbekova, A., Nazyrova, A., Bekmanova, G., Lamasheva, Z., Gibadullina, A., &amp; Abdikarim, A. (2026). An explainable machine learning framework for academic stress classification among university students: a comparative multi-dataset study with ablation analysis and statistical significance testing. </w:t>
      </w:r>
      <w:r w:rsidDel="00000000" w:rsidR="00000000" w:rsidRPr="00000000">
        <w:rPr>
          <w:rFonts w:ascii="Times New Roman" w:cs="Times New Roman" w:eastAsia="Times New Roman" w:hAnsi="Times New Roman"/>
          <w:i w:val="1"/>
          <w:iCs w:val="1"/>
          <w:sz w:val="24"/>
          <w:szCs w:val="24"/>
          <w:rtl w:val="0"/>
        </w:rPr>
        <w:t xml:space="preserve">Frontiers in Computer 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color w:val="1155cc"/>
            <w:sz w:val="24"/>
            <w:szCs w:val="24"/>
            <w:u w:val="single"/>
            <w:rtl w:val="0"/>
          </w:rPr>
          <w:t xml:space="preserve">https://doi.org/10.3389/fcomp.2026.1886274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Ouyang, H., Xie, H., Wang, Y., Chen, X., Cheng, Q., Hou, B., &amp; Zhang, P. (2026). Academic stress, cognitive appraisal, academic self-efficacy, and academic anxiety among Chinese college students: A moderated mediation model. </w:t>
      </w:r>
      <w:r w:rsidDel="00000000" w:rsidR="00000000" w:rsidRPr="00000000">
        <w:rPr>
          <w:rFonts w:ascii="Times New Roman" w:cs="Times New Roman" w:eastAsia="Times New Roman" w:hAnsi="Times New Roman"/>
          <w:i w:val="1"/>
          <w:iCs w:val="1"/>
          <w:sz w:val="24"/>
          <w:szCs w:val="24"/>
          <w:rtl w:val="0"/>
        </w:rPr>
        <w:t xml:space="preserve">Acta Psychologica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263</w:t>
      </w:r>
      <w:r w:rsidDel="00000000" w:rsidR="00000000" w:rsidRPr="00000000">
        <w:rPr>
          <w:rFonts w:ascii="Times New Roman" w:cs="Times New Roman" w:eastAsia="Times New Roman" w:hAnsi="Times New Roman"/>
          <w:sz w:val="24"/>
          <w:szCs w:val="24"/>
          <w:rtl w:val="0"/>
        </w:rPr>
        <w:t xml:space="preserve">, 106322. </w:t>
      </w:r>
      <w:hyperlink r:id="rId13">
        <w:r w:rsidDel="00000000" w:rsidR="00000000" w:rsidRPr="00000000">
          <w:rPr>
            <w:rFonts w:ascii="Times New Roman" w:cs="Times New Roman" w:eastAsia="Times New Roman" w:hAnsi="Times New Roman"/>
            <w:color w:val="1155cc"/>
            <w:sz w:val="24"/>
            <w:szCs w:val="24"/>
            <w:u w:val="single"/>
            <w:rtl w:val="0"/>
          </w:rPr>
          <w:t xml:space="preserve">https://doi.org/10.1016/j.actpsy.2026.106322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7">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Pham-Ngoc, D., Nguyen, P., Nguyen-Thi, N., Nguyen, D., Vo, C., Tat, T., DO, Ho, C. S. H., &amp; Tran-Chi, V. (2026). Psychological and religious predictors of help seeking attitudes among university students under perceived stress. </w:t>
      </w:r>
      <w:r w:rsidDel="00000000" w:rsidR="00000000" w:rsidRPr="00000000">
        <w:rPr>
          <w:rFonts w:ascii="Times New Roman" w:cs="Times New Roman" w:eastAsia="Times New Roman" w:hAnsi="Times New Roman"/>
          <w:i w:val="1"/>
          <w:iCs w:val="1"/>
          <w:sz w:val="24"/>
          <w:szCs w:val="24"/>
          <w:rtl w:val="0"/>
        </w:rPr>
        <w:t xml:space="preserve">Scientific Reports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(1), 6398. </w:t>
      </w:r>
      <w:hyperlink r:id="rId14">
        <w:r w:rsidDel="00000000" w:rsidR="00000000" w:rsidRPr="00000000">
          <w:rPr>
            <w:rFonts w:ascii="Times New Roman" w:cs="Times New Roman" w:eastAsia="Times New Roman" w:hAnsi="Times New Roman"/>
            <w:color w:val="1155cc"/>
            <w:sz w:val="24"/>
            <w:szCs w:val="24"/>
            <w:u w:val="single"/>
            <w:rtl w:val="0"/>
          </w:rPr>
          <w:t xml:space="preserve">https://doi.org/10.1038/s41598-026-36332-5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Pittri, H., Atibila, D. W., Godawatte, G. a. G. R., Agyekum, M. A., Agyemang, D. G., Kyong-Ire, S., &amp; Agyekum, K. (2026). Academic stress among built environment students: An examination of key stressors and coping mechanisms. </w:t>
      </w:r>
      <w:r w:rsidDel="00000000" w:rsidR="00000000" w:rsidRPr="00000000">
        <w:rPr>
          <w:rFonts w:ascii="Times New Roman" w:cs="Times New Roman" w:eastAsia="Times New Roman" w:hAnsi="Times New Roman"/>
          <w:i w:val="1"/>
          <w:iCs w:val="1"/>
          <w:sz w:val="24"/>
          <w:szCs w:val="24"/>
          <w:rtl w:val="0"/>
        </w:rPr>
        <w:t xml:space="preserve">International Journal of Educational Research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138</w:t>
      </w:r>
      <w:r w:rsidDel="00000000" w:rsidR="00000000" w:rsidRPr="00000000">
        <w:rPr>
          <w:rFonts w:ascii="Times New Roman" w:cs="Times New Roman" w:eastAsia="Times New Roman" w:hAnsi="Times New Roman"/>
          <w:sz w:val="24"/>
          <w:szCs w:val="24"/>
          <w:rtl w:val="0"/>
        </w:rPr>
        <w:t xml:space="preserve">, 103009. </w:t>
      </w:r>
      <w:hyperlink r:id="rId15">
        <w:r w:rsidDel="00000000" w:rsidR="00000000" w:rsidRPr="00000000">
          <w:rPr>
            <w:rFonts w:ascii="Times New Roman" w:cs="Times New Roman" w:eastAsia="Times New Roman" w:hAnsi="Times New Roman"/>
            <w:color w:val="1155cc"/>
            <w:sz w:val="24"/>
            <w:szCs w:val="24"/>
            <w:u w:val="single"/>
            <w:rtl w:val="0"/>
          </w:rPr>
          <w:t xml:space="preserve">https://doi.org/10.1016/j.ijer.2026.103009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9">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Pubmed.ncbi.nlm.nih.gov</w:t>
      </w:r>
      <w:r w:rsidDel="00000000" w:rsidR="00000000" w:rsidRPr="00000000">
        <w:rPr>
          <w:rFonts w:ascii="Times New Roman" w:cs="Times New Roman" w:eastAsia="Times New Roman" w:hAnsi="Times New Roman"/>
          <w:sz w:val="24"/>
          <w:szCs w:val="24"/>
          <w:rtl w:val="0"/>
        </w:rPr>
        <w:t xml:space="preserve">. (n.d.). </w:t>
      </w:r>
      <w:hyperlink r:id="rId16">
        <w:r w:rsidDel="00000000" w:rsidR="00000000" w:rsidRPr="00000000">
          <w:rPr>
            <w:rFonts w:ascii="Times New Roman" w:cs="Times New Roman" w:eastAsia="Times New Roman" w:hAnsi="Times New Roman"/>
            <w:color w:val="1155cc"/>
            <w:sz w:val="24"/>
            <w:szCs w:val="24"/>
            <w:u w:val="single"/>
            <w:rtl w:val="0"/>
          </w:rPr>
          <w:t xml:space="preserve">https://pubmed.ncbi.nlm.nih.gov/42178949/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Zeng, Y., &amp; Cong, Y. (2025). Challenge and Hindrance Academic Stressors and University Students’ Well-Being: The Chain Mediating Roles of Meaning in Life and Academic Self-Efficacy. </w:t>
      </w:r>
      <w:r w:rsidDel="00000000" w:rsidR="00000000" w:rsidRPr="00000000">
        <w:rPr>
          <w:rFonts w:ascii="Times New Roman" w:cs="Times New Roman" w:eastAsia="Times New Roman" w:hAnsi="Times New Roman"/>
          <w:i w:val="1"/>
          <w:iCs w:val="1"/>
          <w:sz w:val="24"/>
          <w:szCs w:val="24"/>
          <w:rtl w:val="0"/>
        </w:rPr>
        <w:t xml:space="preserve">International Journal of Mental Health Promotion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27</w:t>
      </w:r>
      <w:r w:rsidDel="00000000" w:rsidR="00000000" w:rsidRPr="00000000">
        <w:rPr>
          <w:rFonts w:ascii="Times New Roman" w:cs="Times New Roman" w:eastAsia="Times New Roman" w:hAnsi="Times New Roman"/>
          <w:sz w:val="24"/>
          <w:szCs w:val="24"/>
          <w:rtl w:val="0"/>
        </w:rPr>
        <w:t xml:space="preserve">(11), 1663–1679. </w:t>
      </w:r>
      <w:hyperlink r:id="rId17">
        <w:r w:rsidDel="00000000" w:rsidR="00000000" w:rsidRPr="00000000">
          <w:rPr>
            <w:rFonts w:ascii="Times New Roman" w:cs="Times New Roman" w:eastAsia="Times New Roman" w:hAnsi="Times New Roman"/>
            <w:color w:val="1155cc"/>
            <w:sz w:val="24"/>
            <w:szCs w:val="24"/>
            <w:u w:val="single"/>
            <w:rtl w:val="0"/>
          </w:rPr>
          <w:t xml:space="preserve">https://doi.org/10.32604/ijmhp.2025.072125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38/s41597-026-07085-7" TargetMode="External"/><Relationship Id="rId10" Type="http://schemas.openxmlformats.org/officeDocument/2006/relationships/hyperlink" Target="https://ejournal.seaninstitute.or.id/index.php/healt/article/view/8977" TargetMode="External"/><Relationship Id="rId13" Type="http://schemas.openxmlformats.org/officeDocument/2006/relationships/hyperlink" Target="https://doi.org/10.1016/j.actpsy.2026.106322" TargetMode="External"/><Relationship Id="rId12" Type="http://schemas.openxmlformats.org/officeDocument/2006/relationships/hyperlink" Target="https://doi.org/10.3389/fcomp.2026.188627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38073/almusyrif.v9i1.4633" TargetMode="External"/><Relationship Id="rId15" Type="http://schemas.openxmlformats.org/officeDocument/2006/relationships/hyperlink" Target="https://doi.org/10.1016/j.ijer.2026.103009" TargetMode="External"/><Relationship Id="rId14" Type="http://schemas.openxmlformats.org/officeDocument/2006/relationships/hyperlink" Target="https://doi.org/10.1038/s41598-026-36332-5" TargetMode="External"/><Relationship Id="rId17" Type="http://schemas.openxmlformats.org/officeDocument/2006/relationships/hyperlink" Target="https://doi.org/10.32604/ijmhp.2025.072125" TargetMode="External"/><Relationship Id="rId16" Type="http://schemas.openxmlformats.org/officeDocument/2006/relationships/hyperlink" Target="https://pubmed.ncbi.nlm.nih.gov/42178949/"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zenodo.org/records/20529873" TargetMode="External"/><Relationship Id="rId8" Type="http://schemas.openxmlformats.org/officeDocument/2006/relationships/hyperlink" Target="https://doi.org/10.54905/disssi.v21i55.e9ije16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URL>https://www.frontiersin.org/journals/computer-science/articles/10.3389/fcomp.2026.1886274/full</b:URL>
    <b:Gdcea>{"AccessedType":"OnlineDatabase"}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